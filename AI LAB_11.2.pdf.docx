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8A5" w:rsidRDefault="00996295">
      <w:pPr>
        <w:pStyle w:val="normal0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AI ASSISTED CODING</w:t>
      </w:r>
    </w:p>
    <w:p w:rsidR="006068A5" w:rsidRDefault="00996295">
      <w:pPr>
        <w:pStyle w:val="normal0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LAB-11.2</w:t>
      </w:r>
    </w:p>
    <w:p w:rsidR="006068A5" w:rsidRDefault="00996295">
      <w:pPr>
        <w:pStyle w:val="normal0"/>
        <w:rPr>
          <w:sz w:val="48"/>
          <w:szCs w:val="48"/>
        </w:rPr>
      </w:pPr>
      <w:r>
        <w:rPr>
          <w:sz w:val="48"/>
          <w:szCs w:val="48"/>
        </w:rPr>
        <w:t>NAME</w:t>
      </w:r>
      <w:proofErr w:type="gramStart"/>
      <w:r>
        <w:rPr>
          <w:sz w:val="48"/>
          <w:szCs w:val="48"/>
        </w:rPr>
        <w:t>:M.SINDHUJA</w:t>
      </w:r>
      <w:proofErr w:type="gramEnd"/>
      <w:del w:id="0" w:author="Me" w:date="2025-10-23T04:42:00Z">
        <w:r>
          <w:rPr>
            <w:sz w:val="48"/>
            <w:szCs w:val="48"/>
          </w:rPr>
          <w:delText xml:space="preserve"> </w:delText>
        </w:r>
      </w:del>
    </w:p>
    <w:p w:rsidR="006068A5" w:rsidRDefault="00996295">
      <w:pPr>
        <w:pStyle w:val="normal0"/>
        <w:rPr>
          <w:sz w:val="48"/>
          <w:szCs w:val="48"/>
        </w:rPr>
      </w:pPr>
      <w:r>
        <w:rPr>
          <w:sz w:val="48"/>
          <w:szCs w:val="48"/>
        </w:rPr>
        <w:t>ENROLL.NO:2403A52060</w:t>
      </w:r>
    </w:p>
    <w:p w:rsidR="006068A5" w:rsidRDefault="00996295">
      <w:pPr>
        <w:pStyle w:val="normal0"/>
        <w:rPr>
          <w:sz w:val="48"/>
          <w:szCs w:val="48"/>
        </w:rPr>
      </w:pPr>
      <w:r>
        <w:rPr>
          <w:sz w:val="48"/>
          <w:szCs w:val="48"/>
        </w:rPr>
        <w:t>BATCH</w:t>
      </w:r>
      <w:proofErr w:type="gramStart"/>
      <w:r>
        <w:rPr>
          <w:sz w:val="48"/>
          <w:szCs w:val="48"/>
        </w:rPr>
        <w:t>:03</w:t>
      </w:r>
      <w:proofErr w:type="gramEnd"/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TASK-01: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Use AI to generate a Stack class with push, pop, peek, and </w:t>
      </w:r>
      <w:proofErr w:type="spellStart"/>
      <w:r>
        <w:rPr>
          <w:sz w:val="36"/>
          <w:szCs w:val="36"/>
        </w:rPr>
        <w:t>is_empty</w:t>
      </w:r>
      <w:proofErr w:type="spellEnd"/>
      <w:r>
        <w:rPr>
          <w:sz w:val="36"/>
          <w:szCs w:val="36"/>
        </w:rPr>
        <w:t xml:space="preserve"> methods.</w:t>
      </w:r>
      <w:r>
        <w:rPr>
          <w:sz w:val="36"/>
          <w:szCs w:val="36"/>
        </w:rPr>
        <w:br/>
        <w:t>Sample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class Stack: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55231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sz w:val="48"/>
          <w:szCs w:val="48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92125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8860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prompt as it developed the stack class.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TASK-02: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Use AI to implement a Queue using Python lists.</w:t>
      </w:r>
      <w:r>
        <w:rPr>
          <w:sz w:val="36"/>
          <w:szCs w:val="36"/>
        </w:rPr>
        <w:br/>
        <w:t>Sample</w:t>
      </w:r>
      <w:r>
        <w:rPr>
          <w:sz w:val="36"/>
          <w:szCs w:val="36"/>
        </w:rPr>
        <w:t xml:space="preserve">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class Queue: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22719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40779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51079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in data structures and it also passed all the test cases. 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TASK-03: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Use AI to generate a Singly Linked List with insert and display methods.</w:t>
      </w:r>
      <w:r>
        <w:rPr>
          <w:sz w:val="36"/>
          <w:szCs w:val="36"/>
        </w:rPr>
        <w:br/>
        <w:t>Sample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class Node:</w:t>
      </w:r>
      <w:r>
        <w:rPr>
          <w:sz w:val="36"/>
          <w:szCs w:val="36"/>
        </w:rPr>
        <w:br/>
        <w:t>pass</w:t>
      </w:r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LinkedList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4610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9022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465195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TASK-04: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Use AI to create a BST with insert and in-order traversal methods.</w:t>
      </w:r>
      <w:r>
        <w:rPr>
          <w:sz w:val="36"/>
          <w:szCs w:val="36"/>
        </w:rPr>
        <w:br/>
        <w:t>Sampl</w:t>
      </w:r>
      <w:r>
        <w:rPr>
          <w:sz w:val="36"/>
          <w:szCs w:val="36"/>
        </w:rPr>
        <w:t>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class BST: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433324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44690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6068A5">
      <w:pPr>
        <w:pStyle w:val="normal0"/>
        <w:rPr>
          <w:b/>
          <w:sz w:val="48"/>
          <w:szCs w:val="48"/>
        </w:rPr>
      </w:pP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66446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The BST in data structures with insertion and in-order traversal methods are generated in python which are </w:t>
      </w:r>
      <w:r>
        <w:rPr>
          <w:sz w:val="36"/>
          <w:szCs w:val="36"/>
        </w:rPr>
        <w:t>more helpful and in an efficient way to understand.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TASK-05: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Use AI to implement a hash table with basic insert, search, and delete</w:t>
      </w:r>
    </w:p>
    <w:p w:rsidR="006068A5" w:rsidRDefault="00996295">
      <w:pPr>
        <w:pStyle w:val="normal0"/>
        <w:rPr>
          <w:sz w:val="36"/>
          <w:szCs w:val="36"/>
        </w:rPr>
      </w:pPr>
      <w:proofErr w:type="gramStart"/>
      <w:r>
        <w:rPr>
          <w:sz w:val="36"/>
          <w:szCs w:val="36"/>
        </w:rPr>
        <w:t>methods</w:t>
      </w:r>
      <w:proofErr w:type="gramEnd"/>
      <w:r>
        <w:rPr>
          <w:sz w:val="36"/>
          <w:szCs w:val="36"/>
        </w:rPr>
        <w:t>.</w:t>
      </w:r>
      <w:r>
        <w:rPr>
          <w:sz w:val="36"/>
          <w:szCs w:val="36"/>
        </w:rPr>
        <w:br/>
        <w:t>Sample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Generate a python code which helps to implement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</w:t>
      </w:r>
      <w:r>
        <w:rPr>
          <w:sz w:val="36"/>
          <w:szCs w:val="36"/>
        </w:rPr>
        <w:t xml:space="preserve"> basic insert and delete methods.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05638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396303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54901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63525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with basic insert, search and delete which aids us to understand the </w:t>
      </w:r>
      <w:proofErr w:type="spellStart"/>
      <w:r>
        <w:rPr>
          <w:sz w:val="36"/>
          <w:szCs w:val="36"/>
        </w:rPr>
        <w:t>hashtable</w:t>
      </w:r>
      <w:proofErr w:type="spellEnd"/>
      <w:r>
        <w:rPr>
          <w:sz w:val="36"/>
          <w:szCs w:val="36"/>
        </w:rPr>
        <w:t xml:space="preserve"> using the programming language like python.  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TASK-06: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Use AI to implement a graph using an adjacency list.</w:t>
      </w:r>
      <w:r>
        <w:rPr>
          <w:sz w:val="36"/>
          <w:szCs w:val="36"/>
        </w:rPr>
        <w:br/>
        <w:t>Sample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class Graph: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409194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53199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314833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TASK-07: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Use AI to implement a priority queue using Python’s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  <w:r>
        <w:rPr>
          <w:sz w:val="36"/>
          <w:szCs w:val="36"/>
        </w:rPr>
        <w:br/>
        <w:t>Sample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Prior</w:t>
      </w:r>
      <w:r>
        <w:rPr>
          <w:sz w:val="36"/>
          <w:szCs w:val="36"/>
        </w:rPr>
        <w:t>ityQueue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Write a python </w:t>
      </w:r>
      <w:proofErr w:type="gramStart"/>
      <w:r>
        <w:rPr>
          <w:sz w:val="36"/>
          <w:szCs w:val="36"/>
        </w:rPr>
        <w:t>code which implement</w:t>
      </w:r>
      <w:proofErr w:type="gramEnd"/>
      <w:r>
        <w:rPr>
          <w:sz w:val="36"/>
          <w:szCs w:val="36"/>
        </w:rPr>
        <w:t xml:space="preserve"> the priority queue using the </w:t>
      </w:r>
      <w:proofErr w:type="spellStart"/>
      <w:r>
        <w:rPr>
          <w:sz w:val="36"/>
          <w:szCs w:val="36"/>
        </w:rPr>
        <w:t>heapq</w:t>
      </w:r>
      <w:proofErr w:type="spellEnd"/>
      <w:r>
        <w:rPr>
          <w:sz w:val="36"/>
          <w:szCs w:val="36"/>
        </w:rPr>
        <w:t xml:space="preserve"> module.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95605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459359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15455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</w:t>
      </w:r>
      <w:proofErr w:type="spellStart"/>
      <w:r>
        <w:rPr>
          <w:sz w:val="36"/>
          <w:szCs w:val="36"/>
        </w:rPr>
        <w:t>heaqp</w:t>
      </w:r>
      <w:proofErr w:type="spellEnd"/>
      <w:r>
        <w:rPr>
          <w:sz w:val="36"/>
          <w:szCs w:val="36"/>
        </w:rPr>
        <w:t xml:space="preserve"> module of python which implements them accurately. 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TASK-08: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Use AI to implement a double-ended queue using </w:t>
      </w:r>
      <w:proofErr w:type="spellStart"/>
      <w:r>
        <w:rPr>
          <w:sz w:val="36"/>
          <w:szCs w:val="36"/>
        </w:rPr>
        <w:t>collections.deque</w:t>
      </w:r>
      <w:proofErr w:type="spellEnd"/>
      <w:r>
        <w:rPr>
          <w:sz w:val="36"/>
          <w:szCs w:val="36"/>
        </w:rPr>
        <w:t>.</w:t>
      </w:r>
      <w:r>
        <w:rPr>
          <w:sz w:val="36"/>
          <w:szCs w:val="36"/>
        </w:rPr>
        <w:br/>
        <w:t>Sample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 xml:space="preserve">class </w:t>
      </w:r>
      <w:proofErr w:type="spellStart"/>
      <w:r>
        <w:rPr>
          <w:sz w:val="36"/>
          <w:szCs w:val="36"/>
        </w:rPr>
        <w:t>DequeDS</w:t>
      </w:r>
      <w:proofErr w:type="spellEnd"/>
      <w:r>
        <w:rPr>
          <w:sz w:val="36"/>
          <w:szCs w:val="36"/>
        </w:rPr>
        <w:t>:</w:t>
      </w:r>
      <w:r>
        <w:rPr>
          <w:sz w:val="36"/>
          <w:szCs w:val="36"/>
        </w:rPr>
        <w:br/>
        <w:t>pass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Write a python code to implement the double-ended queue using collections .</w:t>
      </w:r>
      <w:proofErr w:type="spellStart"/>
      <w:r>
        <w:rPr>
          <w:sz w:val="36"/>
          <w:szCs w:val="36"/>
        </w:rPr>
        <w:t>deque</w:t>
      </w:r>
      <w:proofErr w:type="spellEnd"/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471233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390906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93192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3876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The code generated by the A</w:t>
      </w:r>
      <w:r>
        <w:rPr>
          <w:sz w:val="36"/>
          <w:szCs w:val="36"/>
        </w:rPr>
        <w:t>I of data structures topic of double-ended queue with the help of python to easily understand the topic accurately.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TASK-09: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Use AI to generate a comparison table of different data structures (stack</w:t>
      </w:r>
      <w:proofErr w:type="gramStart"/>
      <w:r>
        <w:rPr>
          <w:sz w:val="36"/>
          <w:szCs w:val="36"/>
        </w:rPr>
        <w:t>,</w:t>
      </w:r>
      <w:proofErr w:type="gramEnd"/>
      <w:r>
        <w:rPr>
          <w:sz w:val="36"/>
          <w:szCs w:val="36"/>
        </w:rPr>
        <w:br/>
        <w:t>queue, linked list, etc.) including time complexities.</w:t>
      </w:r>
      <w:r>
        <w:rPr>
          <w:sz w:val="36"/>
          <w:szCs w:val="36"/>
        </w:rPr>
        <w:br/>
        <w:t>S</w:t>
      </w:r>
      <w:r>
        <w:rPr>
          <w:sz w:val="36"/>
          <w:szCs w:val="36"/>
        </w:rPr>
        <w:t>ample Input Code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# No code, prompt AI for a data structure comparison table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TABLE: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19748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TASK-10: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Your college wants to develop a Campus Resource Management System</w:t>
      </w:r>
      <w:r>
        <w:rPr>
          <w:sz w:val="36"/>
          <w:szCs w:val="36"/>
        </w:rPr>
        <w:t xml:space="preserve"> that</w:t>
      </w:r>
      <w:r>
        <w:rPr>
          <w:sz w:val="36"/>
          <w:szCs w:val="36"/>
        </w:rPr>
        <w:br/>
        <w:t>handles</w:t>
      </w:r>
      <w:proofErr w:type="gramStart"/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br/>
        <w:t>1. Student Attendance Tracking – Daily log of students entering/exiting</w:t>
      </w:r>
      <w:r>
        <w:rPr>
          <w:sz w:val="36"/>
          <w:szCs w:val="36"/>
        </w:rPr>
        <w:br/>
        <w:t>the campus.</w:t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t>2. Event Registration System – Manage participants in events with quick</w:t>
      </w:r>
      <w:r>
        <w:rPr>
          <w:sz w:val="36"/>
          <w:szCs w:val="36"/>
        </w:rPr>
        <w:br/>
        <w:t>search and removal.</w:t>
      </w:r>
      <w:r>
        <w:rPr>
          <w:sz w:val="36"/>
          <w:szCs w:val="36"/>
        </w:rPr>
        <w:br/>
        <w:t>3. Library Book Borrowing – Keep track of available books and the</w:t>
      </w:r>
      <w:r>
        <w:rPr>
          <w:sz w:val="36"/>
          <w:szCs w:val="36"/>
        </w:rPr>
        <w:t>ir due</w:t>
      </w:r>
      <w:r>
        <w:rPr>
          <w:sz w:val="36"/>
          <w:szCs w:val="36"/>
        </w:rPr>
        <w:br/>
        <w:t>dates.</w:t>
      </w:r>
      <w:r>
        <w:rPr>
          <w:sz w:val="36"/>
          <w:szCs w:val="36"/>
        </w:rPr>
        <w:br/>
        <w:t>4. Bus Scheduling System – Maintain bus routes and stop connections.</w:t>
      </w:r>
      <w:r>
        <w:rPr>
          <w:sz w:val="36"/>
          <w:szCs w:val="36"/>
        </w:rPr>
        <w:br/>
        <w:t>5. Cafeteria Order Queue – Serve students in the order they arrive.</w:t>
      </w:r>
      <w:r>
        <w:rPr>
          <w:sz w:val="36"/>
          <w:szCs w:val="36"/>
        </w:rPr>
        <w:br/>
        <w:t>Student Task:</w:t>
      </w:r>
      <w:r>
        <w:rPr>
          <w:sz w:val="36"/>
          <w:szCs w:val="36"/>
        </w:rPr>
        <w:br/>
        <w:t>• For each feature, select the most appropriate data structure from the list</w:t>
      </w:r>
      <w:r>
        <w:rPr>
          <w:sz w:val="36"/>
          <w:szCs w:val="36"/>
        </w:rPr>
        <w:br/>
        <w:t>below:</w:t>
      </w:r>
      <w:r>
        <w:rPr>
          <w:sz w:val="36"/>
          <w:szCs w:val="36"/>
        </w:rPr>
        <w:br/>
        <w:t>o Stack</w:t>
      </w:r>
      <w:r>
        <w:rPr>
          <w:sz w:val="36"/>
          <w:szCs w:val="36"/>
        </w:rPr>
        <w:br/>
        <w:t>o Queue</w:t>
      </w:r>
      <w:r>
        <w:rPr>
          <w:sz w:val="36"/>
          <w:szCs w:val="36"/>
        </w:rPr>
        <w:br/>
        <w:t>o Priority Queue</w:t>
      </w:r>
      <w:r>
        <w:rPr>
          <w:sz w:val="36"/>
          <w:szCs w:val="36"/>
        </w:rPr>
        <w:br/>
        <w:t>o Linked List</w:t>
      </w:r>
      <w:r>
        <w:rPr>
          <w:sz w:val="36"/>
          <w:szCs w:val="36"/>
        </w:rPr>
        <w:br/>
        <w:t>o Binary Search Tree (BST)</w:t>
      </w:r>
      <w:r>
        <w:rPr>
          <w:sz w:val="36"/>
          <w:szCs w:val="36"/>
        </w:rPr>
        <w:br/>
        <w:t>o Graph</w:t>
      </w:r>
      <w:r>
        <w:rPr>
          <w:sz w:val="36"/>
          <w:szCs w:val="36"/>
        </w:rPr>
        <w:br/>
        <w:t>o Hash Table</w:t>
      </w:r>
      <w:r>
        <w:rPr>
          <w:sz w:val="36"/>
          <w:szCs w:val="36"/>
        </w:rPr>
        <w:br/>
        <w:t xml:space="preserve">o </w:t>
      </w:r>
      <w:proofErr w:type="spellStart"/>
      <w:r>
        <w:rPr>
          <w:sz w:val="36"/>
          <w:szCs w:val="36"/>
        </w:rPr>
        <w:t>Deque</w:t>
      </w:r>
      <w:proofErr w:type="spellEnd"/>
      <w:r>
        <w:rPr>
          <w:sz w:val="36"/>
          <w:szCs w:val="36"/>
        </w:rPr>
        <w:br/>
        <w:t>• Justify your choice in 2–3 sentences per feature.</w:t>
      </w:r>
      <w:r>
        <w:rPr>
          <w:sz w:val="36"/>
          <w:szCs w:val="36"/>
        </w:rPr>
        <w:br/>
        <w:t>• Implement one selected feature as a working Python program with AI-</w:t>
      </w:r>
      <w:r>
        <w:rPr>
          <w:sz w:val="36"/>
          <w:szCs w:val="36"/>
        </w:rPr>
        <w:br/>
        <w:t>assisted code generation.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PROMPT: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>Gene</w:t>
      </w:r>
      <w:r>
        <w:rPr>
          <w:sz w:val="36"/>
          <w:szCs w:val="36"/>
        </w:rPr>
        <w:t>rate the python code according to the given above details.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CODE: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356806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35210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OUTPUT: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drawing>
          <wp:inline distT="0" distB="0" distL="0" distR="0">
            <wp:extent cx="5731510" cy="231013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TABLE:</w:t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731510" cy="167513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8A5" w:rsidRDefault="00996295">
      <w:pPr>
        <w:pStyle w:val="normal0"/>
        <w:rPr>
          <w:b/>
          <w:sz w:val="48"/>
          <w:szCs w:val="48"/>
        </w:rPr>
      </w:pPr>
      <w:r>
        <w:rPr>
          <w:b/>
          <w:sz w:val="48"/>
          <w:szCs w:val="48"/>
        </w:rPr>
        <w:t>OBSERVATION:</w:t>
      </w:r>
    </w:p>
    <w:p w:rsidR="006068A5" w:rsidRDefault="00996295">
      <w:pPr>
        <w:pStyle w:val="normal0"/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include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:rsidR="006068A5" w:rsidRDefault="006068A5">
      <w:pPr>
        <w:pStyle w:val="normal0"/>
        <w:rPr>
          <w:sz w:val="48"/>
          <w:szCs w:val="48"/>
        </w:rPr>
      </w:pPr>
    </w:p>
    <w:p w:rsidR="006068A5" w:rsidRDefault="006068A5">
      <w:pPr>
        <w:pStyle w:val="normal0"/>
        <w:rPr>
          <w:sz w:val="48"/>
          <w:szCs w:val="48"/>
        </w:rPr>
      </w:pPr>
    </w:p>
    <w:p w:rsidR="006068A5" w:rsidRDefault="006068A5">
      <w:pPr>
        <w:pStyle w:val="normal0"/>
        <w:jc w:val="center"/>
        <w:rPr>
          <w:sz w:val="32"/>
          <w:szCs w:val="32"/>
        </w:rPr>
      </w:pPr>
    </w:p>
    <w:sectPr w:rsidR="006068A5" w:rsidSect="006068A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068A5"/>
    <w:rsid w:val="006068A5"/>
    <w:rsid w:val="009962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068A5"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0"/>
    <w:next w:val="normal0"/>
    <w:rsid w:val="006068A5"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0"/>
    <w:next w:val="normal0"/>
    <w:rsid w:val="006068A5"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0"/>
    <w:next w:val="normal0"/>
    <w:rsid w:val="006068A5"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0"/>
    <w:next w:val="normal0"/>
    <w:rsid w:val="006068A5"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0"/>
    <w:next w:val="normal0"/>
    <w:rsid w:val="006068A5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rsid w:val="006068A5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"/>
    <w:rsid w:val="006068A5"/>
  </w:style>
  <w:style w:type="paragraph" w:styleId="Title">
    <w:name w:val="Title"/>
    <w:basedOn w:val="normal0"/>
    <w:next w:val="normal0"/>
    <w:rsid w:val="006068A5"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0"/>
    <w:next w:val="normal0"/>
    <w:rsid w:val="006068A5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6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2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687</Words>
  <Characters>3917</Characters>
  <Application>Microsoft Office Word</Application>
  <DocSecurity>0</DocSecurity>
  <Lines>32</Lines>
  <Paragraphs>9</Paragraphs>
  <ScaleCrop>false</ScaleCrop>
  <Company/>
  <LinksUpToDate>false</LinksUpToDate>
  <CharactersWithSpaces>4595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COMPUTER</cp:lastModifiedBy>
  <cp:revision>2</cp:revision>
  <dcterms:created xsi:type="dcterms:W3CDTF">2025-10-27T15:06:00Z</dcterms:created>
  <dcterms:modified xsi:type="dcterms:W3CDTF">2025-10-27T15:06:00Z</dcterms:modified>
</cp:coreProperties>
</file>